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Problem content</w:t>
      </w:r>
    </w:p>
    <w:p>
      <w:r>
        <w:t xml:space="preserve">The formula is </w:t>
      </w:r>
      <m:oMath>
        <m:f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as shown.</w:t>
      </w:r>
    </w:p>
    <w:p>
      <w:r>
        <w:t xml:space="preserve">Tracked: </w:t>
      </w:r>
      <w:ins w:id="1" w:author="Student" w:date="2026-01-01T00:00:00Z">
        <w:r>
          <w:t xml:space="preserve">inserted words</w:t>
        </w:r>
      </w:ins>
      <w:r>
        <w:t xml:space="preserve"> and </w:t>
      </w:r>
      <w:del w:id="2" w:author="Student" w:date="2026-01-01T00:00:00Z">
        <w:r>
          <w:delText xml:space="preserve">deleted words</w:delText>
        </w:r>
      </w:del>
      <w:r>
        <w:t xml:space="preserve">.</w:t>
      </w:r>
    </w:p>
    <w:p>
      <w:commentRangeStart w:id="0"/>
      <w:r>
        <w:t xml:space="preserve">A claim that needs a source.</w:t>
      </w:r>
      <w:commentRangeEnd w:id="0"/>
      <w:r>
        <w:commentReference w:id="0"/>
      </w:r>
    </w:p>
    <w:p>
      <w:pPr>
        <w:jc w:val="left"/>
      </w:pPr>
      <w:r>
        <w:pict>
          <v:shape id="u3ap6cxdvoeb2ys3-fyfm" type="#_x0000_t202" style="width:200pt;height:50pt">
            <v:textbox style="mso-fit-shape-to-text:t;">
              <w:txbxContent>
                <w:p>
                  <w:r>
                    <w:t xml:space="preserve">Text inside a text box.</w:t>
                  </w:r>
                </w:p>
              </w:txbxContent>
            </v:textbox>
          </v:shape>
        </w:pic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Instructor" w:date="2026-01-01T00:00:00.000Z">
    <w:p>
      <w:r>
        <w:t xml:space="preserve">Please cite this.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Footer text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Student Name — Running Head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content</dc:title>
  <dc:creator>DocxToBrightspace test generator</dc:creator>
  <cp:lastModifiedBy>Un-named</cp:lastModifiedBy>
  <cp:revision>1</cp:revision>
  <dcterms:created xsi:type="dcterms:W3CDTF">2026-10-21T00:21:40.985Z</dcterms:created>
  <dcterms:modified xsi:type="dcterms:W3CDTF">2026-10-21T00:21:40.985Z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